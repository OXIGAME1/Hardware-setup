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8A84" w14:textId="285B8915" w:rsidR="005E5381" w:rsidRDefault="005E5381" w:rsidP="005E5381">
      <w:pPr>
        <w:pStyle w:val="a3"/>
      </w:pPr>
      <w:r>
        <w:t>Самостоятельная работа по архитектуре аппаратных средств</w:t>
      </w:r>
      <w:r>
        <w:br/>
      </w:r>
      <w:r>
        <w:br/>
        <w:t>---</w:t>
      </w:r>
      <w:r>
        <w:br/>
      </w:r>
      <w:r>
        <w:br/>
      </w:r>
      <w:bookmarkStart w:id="0" w:name="_Hlk241581042"/>
      <w:r>
        <w:t>Часть А. Теоретические вопросы (выберите один правильный ответ)</w:t>
      </w:r>
      <w:r>
        <w:br/>
      </w:r>
      <w:r>
        <w:br/>
      </w:r>
      <w:bookmarkEnd w:id="0"/>
      <w:r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  <w:r>
        <w:br/>
      </w: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  <w:t>2. Устройство управления</w:t>
      </w:r>
      <w:r>
        <w:br/>
        <w:t>3. АЛУ</w:t>
      </w:r>
      <w:r>
        <w:br/>
        <w:t>4. ПЗУ</w:t>
      </w:r>
      <w:r>
        <w:br/>
      </w:r>
      <w:r>
        <w:br/>
        <w:t>А3. Какие устройства относятся к внутренней памяти компьютера?</w:t>
      </w:r>
      <w:r>
        <w:br/>
      </w:r>
      <w:r>
        <w:br/>
        <w:t>1. Жёсткий диск, флешка</w:t>
      </w:r>
      <w:r>
        <w:br/>
        <w:t>2. ОЗУ и ПЗУ</w:t>
      </w:r>
      <w:r>
        <w:br/>
        <w:t>3. Клавиатура, мышь</w:t>
      </w:r>
      <w:r>
        <w:br/>
        <w:t>4. Монитор, принтер</w:t>
      </w:r>
      <w:r>
        <w:br/>
      </w: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  <w:t>2. В двоичной</w:t>
      </w:r>
      <w:r>
        <w:br/>
        <w:t>3. В шестнадцатеричной</w:t>
      </w:r>
      <w:r>
        <w:br/>
        <w:t>4. В троичной</w:t>
      </w:r>
      <w:r>
        <w:br/>
      </w:r>
      <w:r>
        <w:br/>
        <w:t>А5. Переведите число 101101₂ в десятичную систему счисления.</w:t>
      </w:r>
      <w:r>
        <w:br/>
      </w:r>
      <w:r>
        <w:br/>
        <w:t>1. 43</w:t>
      </w:r>
      <w:r>
        <w:br/>
        <w:t>2. 45</w:t>
      </w:r>
      <w:r>
        <w:br/>
        <w:t>3. 47</w:t>
      </w:r>
      <w:r>
        <w:br/>
        <w:t>4. 53</w:t>
      </w:r>
      <w:r>
        <w:br/>
      </w:r>
      <w:r>
        <w:br/>
        <w:t>А6. Какая логическая операция соответствует конъюнкции?</w:t>
      </w:r>
      <w:r>
        <w:br/>
      </w:r>
      <w:r>
        <w:br/>
        <w:t>1. ИЛИ</w:t>
      </w:r>
      <w:r>
        <w:br/>
        <w:t>2. И</w:t>
      </w:r>
      <w:r>
        <w:br/>
        <w:t>3. НЕ</w:t>
      </w:r>
      <w:r>
        <w:br/>
        <w:t>4. Исключающее ИЛИ</w:t>
      </w:r>
      <w:r>
        <w:br/>
      </w:r>
      <w:r>
        <w:br/>
        <w:t>А7. Результат операции 1 И 0 И 1 равен:</w:t>
      </w:r>
      <w:r>
        <w:br/>
      </w:r>
      <w:r>
        <w:br/>
        <w:t>1. 1</w:t>
      </w:r>
      <w:r>
        <w:br/>
        <w:t>2. 0</w:t>
      </w:r>
      <w:r>
        <w:br/>
      </w:r>
      <w:r>
        <w:lastRenderedPageBreak/>
        <w:t>3. 10</w:t>
      </w:r>
      <w:r>
        <w:br/>
        <w:t>4. Не определено</w:t>
      </w:r>
      <w:r>
        <w:br/>
      </w:r>
      <w:r>
        <w:br/>
        <w:t>А8. Сколько входов и выходов имеет полусумматор?</w:t>
      </w:r>
      <w:r>
        <w:br/>
      </w:r>
      <w:r>
        <w:br/>
        <w:t>1. 2 входа, 2 выхода</w:t>
      </w:r>
      <w:r>
        <w:br/>
        <w:t>2. 3 входа, 2 выхода</w:t>
      </w:r>
      <w:r>
        <w:br/>
        <w:t>3. 2 входа, 1 выход</w:t>
      </w:r>
      <w:r>
        <w:br/>
        <w:t>4. 1 вход, 2 выхода</w:t>
      </w:r>
      <w:r>
        <w:br/>
      </w:r>
      <w:r>
        <w:br/>
        <w:t>А9. Чему равны выходы сумматора S и P при сложении A=1, B=1 (для полусумматора)?</w:t>
      </w:r>
      <w:r>
        <w:br/>
      </w:r>
      <w:r>
        <w:br/>
        <w:t>1. S=0, P=1</w:t>
      </w:r>
      <w:r>
        <w:br/>
        <w:t>2. S=1, P=0</w:t>
      </w:r>
      <w:r>
        <w:br/>
        <w:t>3. S=1, P=1</w:t>
      </w:r>
      <w:r>
        <w:br/>
        <w:t>4. S=0, P=0</w:t>
      </w:r>
      <w:r>
        <w:br/>
      </w: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  <w:t>3. Устройство управления (УУ)</w:t>
      </w:r>
      <w:r>
        <w:br/>
        <w:t>4. Кэш-память</w:t>
      </w:r>
      <w:r>
        <w:br/>
      </w:r>
    </w:p>
    <w:p w14:paraId="2072E41D" w14:textId="008836FF" w:rsidR="005E5381" w:rsidRDefault="005E5381" w:rsidP="005E5381">
      <w:pPr>
        <w:pStyle w:val="a3"/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  <w:r>
        <w:br/>
      </w:r>
      <w:r>
        <w:br/>
        <w:t>Б2. Сложите двоичные числа: 1011₂ + 1101₂. Ответ запишите в двоичной и десятичной системах.</w:t>
      </w:r>
      <w:r>
        <w:br/>
      </w:r>
      <w:r>
        <w:br/>
        <w:t>Б3. Постройте таблицу истинности для логического выражения: F = (A И B) ИЛИ (НЕ C)</w:t>
      </w:r>
      <w:r>
        <w:br/>
      </w:r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  <w:r>
        <w:br/>
      </w:r>
      <w:r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>
        <w:br/>
      </w:r>
      <w:r>
        <w:br/>
        <w:t>---</w:t>
      </w:r>
      <w:r>
        <w:br/>
      </w:r>
      <w:r>
        <w:br/>
        <w:t>Часть В. Развёрнутые ответы</w:t>
      </w:r>
      <w:r>
        <w:br/>
      </w:r>
      <w:r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r>
        <w:br/>
      </w:r>
      <w:r>
        <w:br/>
        <w:t xml:space="preserve"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</w:t>
      </w:r>
      <w:r>
        <w:lastRenderedPageBreak/>
        <w:t>охарактеризуйте каждый из них. Укажите роль регистра-счётчика команд (PC) и регистра команд (IR).</w:t>
      </w:r>
      <w:r>
        <w:br/>
      </w:r>
      <w:r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>
        <w:br/>
      </w:r>
      <w:r>
        <w:br/>
      </w:r>
    </w:p>
    <w:p w14:paraId="3EF4F31B" w14:textId="2B5C9B3C" w:rsidR="00EB3C5B" w:rsidRDefault="00273AF9">
      <w:pPr>
        <w:rPr>
          <w:ins w:id="1" w:author="OXI GAME" w:date="2026-09-29T13:30:00Z"/>
        </w:rPr>
      </w:pPr>
      <w:ins w:id="2" w:author="OXI GAME" w:date="2026-09-29T13:29:00Z">
        <w:r>
          <w:t xml:space="preserve">См Исмаилов </w:t>
        </w:r>
        <w:proofErr w:type="spellStart"/>
        <w:r>
          <w:t>А</w:t>
        </w:r>
      </w:ins>
      <w:ins w:id="3" w:author="OXI GAME" w:date="2026-09-29T13:30:00Z">
        <w:r>
          <w:t>лишах</w:t>
        </w:r>
        <w:proofErr w:type="spellEnd"/>
        <w:r>
          <w:t xml:space="preserve"> </w:t>
        </w:r>
      </w:ins>
    </w:p>
    <w:p w14:paraId="0E009445" w14:textId="77777777" w:rsidR="00273AF9" w:rsidRPr="00273AF9" w:rsidRDefault="00273AF9" w:rsidP="00273AF9">
      <w:pPr>
        <w:rPr>
          <w:ins w:id="4" w:author="OXI GAME" w:date="2026-09-29T13:30:00Z"/>
        </w:rPr>
      </w:pPr>
      <w:ins w:id="5" w:author="OXI GAME" w:date="2026-09-29T13:30:00Z">
        <w:r>
          <w:t xml:space="preserve">                                   </w:t>
        </w:r>
        <w:r w:rsidRPr="00273AF9">
          <w:t>Часть А. Теоретические вопросы (выберите один правильный ответ)</w:t>
        </w:r>
      </w:ins>
    </w:p>
    <w:p w14:paraId="47D8CEE0" w14:textId="33F06280" w:rsidR="00273AF9" w:rsidRDefault="00273AF9" w:rsidP="009E7399">
      <w:pPr>
        <w:pStyle w:val="a5"/>
        <w:numPr>
          <w:ilvl w:val="0"/>
          <w:numId w:val="1"/>
        </w:numPr>
        <w:rPr>
          <w:ins w:id="6" w:author="OXI GAME" w:date="2026-09-29T13:36:00Z"/>
        </w:rPr>
      </w:pPr>
      <w:ins w:id="7" w:author="OXI GAME" w:date="2026-09-29T13:34:00Z">
        <w:r>
          <w:t xml:space="preserve">Ответ 2  </w:t>
        </w:r>
      </w:ins>
    </w:p>
    <w:p w14:paraId="18ECCE8D" w14:textId="02B37430" w:rsidR="00273AF9" w:rsidRDefault="00273AF9" w:rsidP="00273AF9">
      <w:pPr>
        <w:pStyle w:val="a5"/>
        <w:numPr>
          <w:ilvl w:val="0"/>
          <w:numId w:val="1"/>
        </w:numPr>
        <w:rPr>
          <w:ins w:id="8" w:author="OXI GAME" w:date="2026-09-29T13:38:00Z"/>
        </w:rPr>
      </w:pPr>
      <w:ins w:id="9" w:author="OXI GAME" w:date="2026-09-29T13:38:00Z">
        <w:r w:rsidRPr="00273AF9">
          <w:t>3. АЛУ (Арифметико-логическое устройство)</w:t>
        </w:r>
        <w:r>
          <w:t xml:space="preserve"> </w:t>
        </w:r>
      </w:ins>
    </w:p>
    <w:p w14:paraId="23E92D8C" w14:textId="7F8B76B8" w:rsidR="00273AF9" w:rsidRPr="00273AF9" w:rsidRDefault="00057376" w:rsidP="00273AF9">
      <w:pPr>
        <w:pStyle w:val="a5"/>
        <w:numPr>
          <w:ilvl w:val="0"/>
          <w:numId w:val="1"/>
        </w:numPr>
        <w:rPr>
          <w:ins w:id="10" w:author="OXI GAME" w:date="2026-09-29T13:38:00Z"/>
        </w:rPr>
      </w:pPr>
      <w:proofErr w:type="gramStart"/>
      <w:ins w:id="11" w:author="OXI GAME" w:date="2026-09-29T13:40:00Z">
        <w:r>
          <w:t xml:space="preserve">2 </w:t>
        </w:r>
      </w:ins>
      <w:ins w:id="12" w:author="OXI GAME" w:date="2026-09-29T13:41:00Z">
        <w:r>
          <w:t xml:space="preserve"> (</w:t>
        </w:r>
        <w:proofErr w:type="gramEnd"/>
        <w:r w:rsidRPr="00057376">
          <w:t xml:space="preserve">это встроенная память на главной плате, которая нужна самому компу для работы. А флешки и </w:t>
        </w:r>
        <w:proofErr w:type="gramStart"/>
        <w:r w:rsidRPr="00057376">
          <w:t xml:space="preserve">диски </w:t>
        </w:r>
      </w:ins>
      <w:ins w:id="13" w:author="OXI GAME" w:date="2026-09-29T14:31:00Z">
        <w:r w:rsidR="001E0E5F">
          <w:t>)</w:t>
        </w:r>
      </w:ins>
      <w:proofErr w:type="gramEnd"/>
    </w:p>
    <w:p w14:paraId="2AACF2C8" w14:textId="54B1B942" w:rsidR="00273AF9" w:rsidRDefault="00057376" w:rsidP="009E7399">
      <w:pPr>
        <w:pStyle w:val="a5"/>
        <w:numPr>
          <w:ilvl w:val="0"/>
          <w:numId w:val="1"/>
        </w:numPr>
        <w:rPr>
          <w:ins w:id="14" w:author="OXI GAME" w:date="2026-09-29T13:45:00Z"/>
        </w:rPr>
      </w:pPr>
      <w:ins w:id="15" w:author="OXI GAME" w:date="2026-09-29T13:42:00Z">
        <w:r>
          <w:t xml:space="preserve">2 в двоичной системе (так как 1 *2 в 4 </w:t>
        </w:r>
      </w:ins>
      <w:ins w:id="16" w:author="OXI GAME" w:date="2026-09-29T13:43:00Z">
        <w:r>
          <w:t>+1 *2 в 3 +</w:t>
        </w:r>
      </w:ins>
      <w:ins w:id="17" w:author="OXI GAME" w:date="2026-09-29T13:44:00Z">
        <w:r>
          <w:t xml:space="preserve"> 0 * 2 в 2 0 +2 + 1 *</w:t>
        </w:r>
      </w:ins>
      <w:ins w:id="18" w:author="OXI GAME" w:date="2026-09-29T13:45:00Z">
        <w:r>
          <w:t xml:space="preserve">2(В ноль) 16+8+1=25 </w:t>
        </w:r>
      </w:ins>
    </w:p>
    <w:p w14:paraId="4CB6179D" w14:textId="09268EAF" w:rsidR="00DF5E08" w:rsidRDefault="00057376" w:rsidP="00DF5E08">
      <w:pPr>
        <w:pStyle w:val="a5"/>
        <w:numPr>
          <w:ilvl w:val="0"/>
          <w:numId w:val="1"/>
        </w:numPr>
        <w:rPr>
          <w:ins w:id="19" w:author="OXI GAME" w:date="2026-09-29T13:52:00Z"/>
        </w:rPr>
      </w:pPr>
      <w:ins w:id="20" w:author="OXI GAME" w:date="2026-09-29T13:46:00Z">
        <w:r>
          <w:t>2</w:t>
        </w:r>
      </w:ins>
      <w:ins w:id="21" w:author="OXI GAME" w:date="2026-09-29T13:47:00Z">
        <w:r>
          <w:t xml:space="preserve"> (101101= 1 *2 в 5 + 0 *2 в 4 + 1 * 2 в 3 +1 </w:t>
        </w:r>
      </w:ins>
      <w:ins w:id="22" w:author="OXI GAME" w:date="2026-09-29T13:48:00Z">
        <w:r>
          <w:t xml:space="preserve">*2 в 2 </w:t>
        </w:r>
      </w:ins>
      <w:ins w:id="23" w:author="OXI GAME" w:date="2026-09-29T13:50:00Z">
        <w:r w:rsidR="00DF5E08">
          <w:t xml:space="preserve">+ 0 *2 + 1 *2 (в ноль)  </w:t>
        </w:r>
      </w:ins>
      <w:ins w:id="24" w:author="OXI GAME" w:date="2026-09-29T13:51:00Z">
        <w:r w:rsidR="00DF5E08" w:rsidRPr="00DF5E08">
          <w:t>101101</w:t>
        </w:r>
        <w:r w:rsidR="00DF5E08">
          <w:t xml:space="preserve"> = 32 + 0 + 8 + 4</w:t>
        </w:r>
      </w:ins>
      <w:ins w:id="25" w:author="OXI GAME" w:date="2026-09-29T13:52:00Z">
        <w:r w:rsidR="00DF5E08">
          <w:t xml:space="preserve"> + 0 + 1 = 45 ответ 45</w:t>
        </w:r>
      </w:ins>
    </w:p>
    <w:p w14:paraId="64C5B88F" w14:textId="6673886E" w:rsidR="00DF5E08" w:rsidRDefault="00DF5E08" w:rsidP="00DF5E08">
      <w:pPr>
        <w:pStyle w:val="a5"/>
        <w:numPr>
          <w:ilvl w:val="0"/>
          <w:numId w:val="1"/>
        </w:numPr>
        <w:rPr>
          <w:ins w:id="26" w:author="OXI GAME" w:date="2026-09-29T13:52:00Z"/>
        </w:rPr>
      </w:pPr>
      <w:ins w:id="27" w:author="OXI GAME" w:date="2026-09-29T13:52:00Z">
        <w:r>
          <w:t xml:space="preserve">И это </w:t>
        </w:r>
        <w:r w:rsidRPr="00DF5E08">
          <w:t>Конъюнкци</w:t>
        </w:r>
        <w:r>
          <w:t xml:space="preserve">я умножения </w:t>
        </w:r>
      </w:ins>
    </w:p>
    <w:p w14:paraId="2B88C3E3" w14:textId="569B7D13" w:rsidR="00DF5E08" w:rsidRDefault="00DF5E08" w:rsidP="00DF5E08">
      <w:pPr>
        <w:pStyle w:val="a5"/>
        <w:numPr>
          <w:ilvl w:val="0"/>
          <w:numId w:val="1"/>
        </w:numPr>
        <w:rPr>
          <w:ins w:id="28" w:author="OXI GAME" w:date="2026-09-29T13:54:00Z"/>
        </w:rPr>
      </w:pPr>
      <w:ins w:id="29" w:author="OXI GAME" w:date="2026-09-29T13:52:00Z">
        <w:r>
          <w:t xml:space="preserve">0 </w:t>
        </w:r>
      </w:ins>
    </w:p>
    <w:p w14:paraId="1D7E082A" w14:textId="01BBD800" w:rsidR="00DF5E08" w:rsidRDefault="00DF5E08" w:rsidP="00DF5E08">
      <w:pPr>
        <w:pStyle w:val="a5"/>
        <w:numPr>
          <w:ilvl w:val="0"/>
          <w:numId w:val="1"/>
        </w:numPr>
        <w:rPr>
          <w:ins w:id="30" w:author="OXI GAME" w:date="2026-09-29T13:54:00Z"/>
        </w:rPr>
      </w:pPr>
      <w:ins w:id="31" w:author="OXI GAME" w:date="2026-09-29T13:54:00Z">
        <w:r>
          <w:t>1</w:t>
        </w:r>
      </w:ins>
    </w:p>
    <w:p w14:paraId="182B6024" w14:textId="4DC8AF2F" w:rsidR="00DF5E08" w:rsidRPr="00DF5E08" w:rsidRDefault="00DF5E08" w:rsidP="00DF5E08">
      <w:pPr>
        <w:pStyle w:val="a5"/>
        <w:numPr>
          <w:ilvl w:val="0"/>
          <w:numId w:val="1"/>
        </w:numPr>
        <w:rPr>
          <w:ins w:id="32" w:author="OXI GAME" w:date="2026-09-29T13:54:00Z"/>
          <w:rPrChange w:id="33" w:author="OXI GAME" w:date="2026-09-29T13:54:00Z">
            <w:rPr>
              <w:ins w:id="34" w:author="OXI GAME" w:date="2026-09-29T13:54:00Z"/>
              <w:lang w:val="en-US"/>
            </w:rPr>
          </w:rPrChange>
        </w:rPr>
      </w:pPr>
      <w:ins w:id="35" w:author="OXI GAME" w:date="2026-09-29T13:54:00Z">
        <w:r>
          <w:rPr>
            <w:lang w:val="en-US"/>
          </w:rPr>
          <w:t xml:space="preserve">? </w:t>
        </w:r>
      </w:ins>
    </w:p>
    <w:p w14:paraId="6C21C8A4" w14:textId="1E360E0E" w:rsidR="00DF5E08" w:rsidRDefault="00DF5E08" w:rsidP="00DF5E08">
      <w:pPr>
        <w:pStyle w:val="a5"/>
        <w:numPr>
          <w:ilvl w:val="0"/>
          <w:numId w:val="1"/>
        </w:numPr>
        <w:rPr>
          <w:ins w:id="36" w:author="OXI GAME" w:date="2026-09-29T13:58:00Z"/>
        </w:rPr>
      </w:pPr>
      <w:ins w:id="37" w:author="OXI GAME" w:date="2026-09-29T13:54:00Z">
        <w:r>
          <w:rPr>
            <w:lang w:val="en-US"/>
          </w:rPr>
          <w:t xml:space="preserve">3 </w:t>
        </w:r>
        <w:r>
          <w:t xml:space="preserve">ну логично устройство управление </w:t>
        </w:r>
      </w:ins>
    </w:p>
    <w:p w14:paraId="6C614F6E" w14:textId="53AC87BF" w:rsidR="00DF5E08" w:rsidRDefault="00DF5E08" w:rsidP="00DF5E08">
      <w:pPr>
        <w:pStyle w:val="a5"/>
        <w:rPr>
          <w:ins w:id="38" w:author="OXI GAME" w:date="2026-09-29T13:58:00Z"/>
          <w:lang w:val="en-US"/>
        </w:rPr>
      </w:pPr>
      <w:ins w:id="39" w:author="OXI GAME" w:date="2026-09-29T13:58:00Z">
        <w:r>
          <w:t xml:space="preserve">                                                   </w:t>
        </w:r>
        <w:r>
          <w:rPr>
            <w:lang w:val="en-US"/>
          </w:rPr>
          <w:t xml:space="preserve">  </w:t>
        </w:r>
        <w:r>
          <w:t xml:space="preserve">  Часть </w:t>
        </w:r>
      </w:ins>
      <w:ins w:id="40" w:author="OXI GAME" w:date="2026-09-29T14:30:00Z">
        <w:r w:rsidR="001E0E5F">
          <w:t>Б</w:t>
        </w:r>
      </w:ins>
      <w:ins w:id="41" w:author="OXI GAME" w:date="2026-09-29T13:58:00Z">
        <w:r>
          <w:rPr>
            <w:lang w:val="en-US"/>
          </w:rPr>
          <w:t xml:space="preserve"> </w:t>
        </w:r>
      </w:ins>
    </w:p>
    <w:p w14:paraId="0277E192" w14:textId="10E59675" w:rsidR="00A912B8" w:rsidRPr="00A912B8" w:rsidRDefault="00A912B8" w:rsidP="00A912B8">
      <w:pPr>
        <w:pStyle w:val="a5"/>
        <w:rPr>
          <w:ins w:id="42" w:author="OXI GAME" w:date="2026-09-29T14:00:00Z"/>
          <w:b/>
          <w:bCs/>
          <w:rPrChange w:id="43" w:author="OXI GAME" w:date="2026-09-29T14:01:00Z">
            <w:rPr>
              <w:ins w:id="44" w:author="OXI GAME" w:date="2026-09-29T14:00:00Z"/>
            </w:rPr>
          </w:rPrChange>
        </w:rPr>
      </w:pPr>
      <w:ins w:id="45" w:author="OXI GAME" w:date="2026-09-29T14:00:00Z">
        <w:r>
          <w:t xml:space="preserve">1) ответ </w:t>
        </w:r>
      </w:ins>
      <w:ins w:id="46" w:author="OXI GAME" w:date="2026-09-29T14:01:00Z">
        <w:r w:rsidRPr="00A912B8">
          <w:rPr>
            <w:b/>
            <w:bCs/>
            <w:noProof/>
          </w:rPr>
          <w:drawing>
            <wp:inline distT="0" distB="0" distL="0" distR="0" wp14:anchorId="4CFA7C0D" wp14:editId="010BAB20">
              <wp:extent cx="12700" cy="12700"/>
              <wp:effectExtent l="0" t="0" r="0" b="0"/>
              <wp:docPr id="26" name="Рисунок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6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" cy="12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 xml:space="preserve">10011100 </w:t>
        </w:r>
      </w:ins>
      <w:ins w:id="47" w:author="OXI GAME" w:date="2026-09-29T14:02:00Z">
        <w:r>
          <w:t xml:space="preserve">234 9с (калькулятор) </w:t>
        </w:r>
      </w:ins>
    </w:p>
    <w:p w14:paraId="59B87458" w14:textId="77777777" w:rsidR="00A912B8" w:rsidRDefault="00A912B8" w:rsidP="00A912B8">
      <w:pPr>
        <w:pStyle w:val="a5"/>
        <w:rPr>
          <w:ins w:id="48" w:author="OXI GAME" w:date="2026-09-29T14:00:00Z"/>
        </w:rPr>
      </w:pPr>
      <w:ins w:id="49" w:author="OXI GAME" w:date="2026-09-29T14:00:00Z">
        <w:r>
          <w:t xml:space="preserve">2)1111  </w:t>
        </w:r>
      </w:ins>
    </w:p>
    <w:p w14:paraId="14544257" w14:textId="77777777" w:rsidR="00A912B8" w:rsidRDefault="00A912B8" w:rsidP="00A912B8">
      <w:pPr>
        <w:pStyle w:val="a5"/>
        <w:rPr>
          <w:ins w:id="50" w:author="OXI GAME" w:date="2026-09-29T14:00:00Z"/>
        </w:rPr>
      </w:pPr>
      <w:ins w:id="51" w:author="OXI GAME" w:date="2026-09-29T14:00:00Z">
        <w:r>
          <w:t xml:space="preserve">  1011</w:t>
        </w:r>
      </w:ins>
    </w:p>
    <w:p w14:paraId="7F81CC6F" w14:textId="77777777" w:rsidR="00A912B8" w:rsidRDefault="00A912B8" w:rsidP="00A912B8">
      <w:pPr>
        <w:pStyle w:val="a5"/>
        <w:rPr>
          <w:ins w:id="52" w:author="OXI GAME" w:date="2026-09-29T14:00:00Z"/>
        </w:rPr>
      </w:pPr>
      <w:ins w:id="53" w:author="OXI GAME" w:date="2026-09-29T14:00:00Z">
        <w:r>
          <w:t>+ 1101</w:t>
        </w:r>
      </w:ins>
    </w:p>
    <w:p w14:paraId="318CAD72" w14:textId="77777777" w:rsidR="00A912B8" w:rsidRDefault="00A912B8" w:rsidP="00A912B8">
      <w:pPr>
        <w:pStyle w:val="a5"/>
        <w:rPr>
          <w:ins w:id="54" w:author="OXI GAME" w:date="2026-09-29T14:00:00Z"/>
        </w:rPr>
      </w:pPr>
      <w:ins w:id="55" w:author="OXI GAME" w:date="2026-09-29T14:00:00Z">
        <w:r>
          <w:t>-¬¬-----------</w:t>
        </w:r>
      </w:ins>
    </w:p>
    <w:p w14:paraId="5C3B0CE4" w14:textId="7CE6B046" w:rsidR="00A912B8" w:rsidRDefault="00A912B8" w:rsidP="00A912B8">
      <w:pPr>
        <w:pStyle w:val="a5"/>
        <w:rPr>
          <w:ins w:id="56" w:author="OXI GAME" w:date="2026-09-29T14:03:00Z"/>
        </w:rPr>
      </w:pPr>
      <w:ins w:id="57" w:author="OXI GAME" w:date="2026-09-29T14:00:00Z">
        <w:r>
          <w:t xml:space="preserve"> 11000 </w:t>
        </w:r>
        <w:proofErr w:type="gramStart"/>
        <w:r>
          <w:t>ответ  11000</w:t>
        </w:r>
      </w:ins>
      <w:proofErr w:type="gramEnd"/>
    </w:p>
    <w:p w14:paraId="3A14D55B" w14:textId="1AB0BF0D" w:rsidR="00A912B8" w:rsidRPr="001E253C" w:rsidRDefault="00A912B8" w:rsidP="00A912B8">
      <w:pPr>
        <w:pStyle w:val="a5"/>
        <w:rPr>
          <w:ins w:id="58" w:author="OXI GAME" w:date="2026-09-29T13:59:00Z"/>
          <w:rPrChange w:id="59" w:author="OXI GAME" w:date="2026-09-29T14:32:00Z">
            <w:rPr>
              <w:ins w:id="60" w:author="OXI GAME" w:date="2026-09-29T13:59:00Z"/>
              <w:lang w:val="en-US"/>
            </w:rPr>
          </w:rPrChange>
        </w:rPr>
      </w:pPr>
      <w:ins w:id="61" w:author="OXI GAME" w:date="2026-09-29T14:03:00Z">
        <w:r>
          <w:t>3)</w:t>
        </w:r>
      </w:ins>
    </w:p>
    <w:p w14:paraId="516E11DA" w14:textId="77777777" w:rsidR="00A912B8" w:rsidRDefault="00A912B8" w:rsidP="00A912B8">
      <w:pPr>
        <w:pStyle w:val="a5"/>
        <w:rPr>
          <w:ins w:id="62" w:author="OXI GAME" w:date="2026-09-29T14:03:00Z"/>
        </w:rPr>
      </w:pPr>
    </w:p>
    <w:p w14:paraId="0902143A" w14:textId="5A0A1FAD" w:rsidR="00A912B8" w:rsidRDefault="00A912B8" w:rsidP="00A912B8">
      <w:pPr>
        <w:pStyle w:val="a5"/>
        <w:rPr>
          <w:ins w:id="63" w:author="OXI GAME" w:date="2026-09-29T14:03:00Z"/>
        </w:rPr>
      </w:pPr>
      <w:ins w:id="64" w:author="OXI GAME" w:date="2026-09-29T14:03:00Z">
        <w:r>
          <w:t>А</w:t>
        </w:r>
        <w:r>
          <w:tab/>
          <w:t>В</w:t>
        </w:r>
        <w:r>
          <w:tab/>
          <w:t>С</w:t>
        </w:r>
        <w:r>
          <w:tab/>
          <w:t>А И В</w:t>
        </w:r>
        <w:r>
          <w:tab/>
          <w:t>НЕ С</w:t>
        </w:r>
        <w:r>
          <w:tab/>
          <w:t>F</w:t>
        </w:r>
      </w:ins>
    </w:p>
    <w:p w14:paraId="2FCEB775" w14:textId="77777777" w:rsidR="00A912B8" w:rsidRDefault="00A912B8" w:rsidP="00A912B8">
      <w:pPr>
        <w:pStyle w:val="a5"/>
        <w:rPr>
          <w:ins w:id="65" w:author="OXI GAME" w:date="2026-09-29T14:03:00Z"/>
        </w:rPr>
      </w:pPr>
      <w:ins w:id="66" w:author="OXI GAME" w:date="2026-09-29T14:03:00Z">
        <w:r>
          <w:t>0</w:t>
        </w:r>
        <w:r>
          <w:tab/>
          <w:t>0</w:t>
        </w:r>
        <w:r>
          <w:tab/>
          <w:t>0</w:t>
        </w:r>
        <w:r>
          <w:tab/>
          <w:t>0</w:t>
        </w:r>
        <w:r>
          <w:tab/>
          <w:t>1</w:t>
        </w:r>
        <w:r>
          <w:tab/>
          <w:t>1</w:t>
        </w:r>
      </w:ins>
    </w:p>
    <w:p w14:paraId="2860DACC" w14:textId="77777777" w:rsidR="00A912B8" w:rsidRDefault="00A912B8" w:rsidP="00A912B8">
      <w:pPr>
        <w:pStyle w:val="a5"/>
        <w:rPr>
          <w:ins w:id="67" w:author="OXI GAME" w:date="2026-09-29T14:03:00Z"/>
        </w:rPr>
      </w:pPr>
      <w:ins w:id="68" w:author="OXI GAME" w:date="2026-09-29T14:03:00Z">
        <w:r>
          <w:t>0</w:t>
        </w:r>
        <w:r>
          <w:tab/>
          <w:t>0</w:t>
        </w:r>
        <w:r>
          <w:tab/>
          <w:t>1</w:t>
        </w:r>
        <w:r>
          <w:tab/>
          <w:t>0</w:t>
        </w:r>
        <w:r>
          <w:tab/>
          <w:t>0</w:t>
        </w:r>
        <w:r>
          <w:tab/>
          <w:t>0</w:t>
        </w:r>
      </w:ins>
    </w:p>
    <w:p w14:paraId="26B68F0A" w14:textId="77777777" w:rsidR="00A912B8" w:rsidRDefault="00A912B8" w:rsidP="00A912B8">
      <w:pPr>
        <w:pStyle w:val="a5"/>
        <w:rPr>
          <w:ins w:id="69" w:author="OXI GAME" w:date="2026-09-29T14:03:00Z"/>
        </w:rPr>
      </w:pPr>
      <w:ins w:id="70" w:author="OXI GAME" w:date="2026-09-29T14:03:00Z">
        <w:r>
          <w:t>0</w:t>
        </w:r>
        <w:r>
          <w:tab/>
          <w:t>1</w:t>
        </w:r>
        <w:r>
          <w:tab/>
          <w:t>0</w:t>
        </w:r>
        <w:r>
          <w:tab/>
          <w:t>0</w:t>
        </w:r>
        <w:r>
          <w:tab/>
          <w:t>1</w:t>
        </w:r>
        <w:r>
          <w:tab/>
          <w:t>1</w:t>
        </w:r>
      </w:ins>
    </w:p>
    <w:p w14:paraId="449A3EAF" w14:textId="77777777" w:rsidR="00A912B8" w:rsidRDefault="00A912B8" w:rsidP="00A912B8">
      <w:pPr>
        <w:pStyle w:val="a5"/>
        <w:rPr>
          <w:ins w:id="71" w:author="OXI GAME" w:date="2026-09-29T14:03:00Z"/>
        </w:rPr>
      </w:pPr>
      <w:ins w:id="72" w:author="OXI GAME" w:date="2026-09-29T14:03:00Z">
        <w:r>
          <w:t>0</w:t>
        </w:r>
        <w:r>
          <w:tab/>
          <w:t>1</w:t>
        </w:r>
        <w:r>
          <w:tab/>
          <w:t>1</w:t>
        </w:r>
        <w:r>
          <w:tab/>
          <w:t>0</w:t>
        </w:r>
        <w:r>
          <w:tab/>
          <w:t>0</w:t>
        </w:r>
        <w:r>
          <w:tab/>
          <w:t>0</w:t>
        </w:r>
      </w:ins>
    </w:p>
    <w:p w14:paraId="6C63A76C" w14:textId="77777777" w:rsidR="00A912B8" w:rsidRDefault="00A912B8" w:rsidP="00A912B8">
      <w:pPr>
        <w:pStyle w:val="a5"/>
        <w:rPr>
          <w:ins w:id="73" w:author="OXI GAME" w:date="2026-09-29T14:03:00Z"/>
        </w:rPr>
      </w:pPr>
      <w:ins w:id="74" w:author="OXI GAME" w:date="2026-09-29T14:03:00Z">
        <w:r>
          <w:t>1</w:t>
        </w:r>
        <w:r>
          <w:tab/>
          <w:t>0</w:t>
        </w:r>
        <w:r>
          <w:tab/>
          <w:t>0</w:t>
        </w:r>
        <w:r>
          <w:tab/>
          <w:t>0</w:t>
        </w:r>
        <w:r>
          <w:tab/>
          <w:t>1</w:t>
        </w:r>
        <w:r>
          <w:tab/>
          <w:t>1</w:t>
        </w:r>
      </w:ins>
    </w:p>
    <w:p w14:paraId="461AD0FF" w14:textId="77777777" w:rsidR="00A912B8" w:rsidRDefault="00A912B8" w:rsidP="00A912B8">
      <w:pPr>
        <w:pStyle w:val="a5"/>
        <w:rPr>
          <w:ins w:id="75" w:author="OXI GAME" w:date="2026-09-29T14:03:00Z"/>
        </w:rPr>
      </w:pPr>
      <w:ins w:id="76" w:author="OXI GAME" w:date="2026-09-29T14:03:00Z">
        <w:r>
          <w:t>1</w:t>
        </w:r>
        <w:r>
          <w:tab/>
          <w:t>0</w:t>
        </w:r>
        <w:r>
          <w:tab/>
          <w:t>1</w:t>
        </w:r>
        <w:r>
          <w:tab/>
          <w:t>0</w:t>
        </w:r>
        <w:r>
          <w:tab/>
          <w:t>0</w:t>
        </w:r>
        <w:r>
          <w:tab/>
          <w:t>0</w:t>
        </w:r>
      </w:ins>
    </w:p>
    <w:p w14:paraId="0DD09CBC" w14:textId="77777777" w:rsidR="00A912B8" w:rsidRDefault="00A912B8" w:rsidP="00A912B8">
      <w:pPr>
        <w:pStyle w:val="a5"/>
        <w:rPr>
          <w:ins w:id="77" w:author="OXI GAME" w:date="2026-09-29T14:03:00Z"/>
        </w:rPr>
      </w:pPr>
      <w:ins w:id="78" w:author="OXI GAME" w:date="2026-09-29T14:03:00Z">
        <w:r>
          <w:t>1</w:t>
        </w:r>
        <w:r>
          <w:tab/>
          <w:t>1</w:t>
        </w:r>
        <w:r>
          <w:tab/>
          <w:t>0</w:t>
        </w:r>
        <w:r>
          <w:tab/>
          <w:t>1</w:t>
        </w:r>
        <w:r>
          <w:tab/>
          <w:t>1</w:t>
        </w:r>
        <w:r>
          <w:tab/>
          <w:t>1</w:t>
        </w:r>
      </w:ins>
    </w:p>
    <w:p w14:paraId="74CDA846" w14:textId="17198076" w:rsidR="00A912B8" w:rsidRDefault="00A912B8" w:rsidP="00A912B8">
      <w:pPr>
        <w:pStyle w:val="a5"/>
        <w:rPr>
          <w:ins w:id="79" w:author="OXI GAME" w:date="2026-09-29T14:17:00Z"/>
          <w:lang w:val="en-US"/>
        </w:rPr>
      </w:pPr>
      <w:ins w:id="80" w:author="OXI GAME" w:date="2026-09-29T14:03:00Z">
        <w:r>
          <w:t>1</w:t>
        </w:r>
        <w:r>
          <w:tab/>
          <w:t>1</w:t>
        </w:r>
        <w:r>
          <w:tab/>
          <w:t>1</w:t>
        </w:r>
        <w:r>
          <w:tab/>
          <w:t>1</w:t>
        </w:r>
        <w:r>
          <w:tab/>
          <w:t>0</w:t>
        </w:r>
        <w:r>
          <w:tab/>
          <w:t>1</w:t>
        </w:r>
      </w:ins>
    </w:p>
    <w:p w14:paraId="6B718232" w14:textId="77777777" w:rsidR="009B75AB" w:rsidRDefault="009B75AB" w:rsidP="00A912B8">
      <w:pPr>
        <w:pStyle w:val="a5"/>
        <w:rPr>
          <w:ins w:id="81" w:author="OXI GAME" w:date="2026-09-29T14:17:00Z"/>
          <w:lang w:val="en-US"/>
        </w:rPr>
      </w:pPr>
    </w:p>
    <w:p w14:paraId="0EA0C0C9" w14:textId="77777777" w:rsidR="009B75AB" w:rsidRDefault="009B75AB" w:rsidP="00A912B8">
      <w:pPr>
        <w:pStyle w:val="a5"/>
        <w:rPr>
          <w:ins w:id="82" w:author="OXI GAME" w:date="2026-09-29T14:17:00Z"/>
          <w:lang w:val="en-US"/>
        </w:rPr>
      </w:pPr>
    </w:p>
    <w:p w14:paraId="0911EE00" w14:textId="77777777" w:rsidR="009B75AB" w:rsidRDefault="009B75AB" w:rsidP="00A912B8">
      <w:pPr>
        <w:pStyle w:val="a5"/>
        <w:rPr>
          <w:ins w:id="83" w:author="OXI GAME" w:date="2026-09-29T14:17:00Z"/>
          <w:lang w:val="en-US"/>
        </w:rPr>
      </w:pPr>
    </w:p>
    <w:p w14:paraId="61660DBA" w14:textId="7C0608E5" w:rsidR="009B75AB" w:rsidRDefault="009B75AB" w:rsidP="00A912B8">
      <w:pPr>
        <w:pStyle w:val="a5"/>
        <w:rPr>
          <w:ins w:id="84" w:author="OXI GAME" w:date="2026-09-29T14:17:00Z"/>
          <w:lang w:val="en-US"/>
        </w:rPr>
      </w:pPr>
      <w:ins w:id="85" w:author="OXI GAME" w:date="2026-09-29T14:17:00Z">
        <w:r>
          <w:rPr>
            <w:lang w:val="en-US"/>
          </w:rPr>
          <w:t xml:space="preserve">                                          </w:t>
        </w:r>
        <w:proofErr w:type="spellStart"/>
        <w:r w:rsidRPr="009B75AB">
          <w:rPr>
            <w:lang w:val="en-US"/>
          </w:rPr>
          <w:t>Часть</w:t>
        </w:r>
        <w:proofErr w:type="spellEnd"/>
        <w:r w:rsidRPr="009B75AB">
          <w:rPr>
            <w:lang w:val="en-US"/>
          </w:rPr>
          <w:t xml:space="preserve"> В. </w:t>
        </w:r>
        <w:proofErr w:type="spellStart"/>
        <w:r w:rsidRPr="009B75AB">
          <w:rPr>
            <w:lang w:val="en-US"/>
          </w:rPr>
          <w:t>Развёрнутые</w:t>
        </w:r>
        <w:proofErr w:type="spellEnd"/>
        <w:r w:rsidRPr="009B75AB">
          <w:rPr>
            <w:lang w:val="en-US"/>
          </w:rPr>
          <w:t xml:space="preserve"> </w:t>
        </w:r>
        <w:proofErr w:type="spellStart"/>
        <w:r w:rsidRPr="009B75AB">
          <w:rPr>
            <w:lang w:val="en-US"/>
          </w:rPr>
          <w:t>ответы</w:t>
        </w:r>
        <w:proofErr w:type="spellEnd"/>
      </w:ins>
    </w:p>
    <w:p w14:paraId="3B5BC3E0" w14:textId="2F74E482" w:rsidR="009B75AB" w:rsidRPr="009B75AB" w:rsidRDefault="009B75AB" w:rsidP="009B75AB">
      <w:pPr>
        <w:pStyle w:val="a5"/>
        <w:numPr>
          <w:ilvl w:val="0"/>
          <w:numId w:val="2"/>
        </w:numPr>
        <w:rPr>
          <w:ins w:id="86" w:author="OXI GAME" w:date="2026-09-29T14:18:00Z"/>
        </w:rPr>
      </w:pPr>
      <w:ins w:id="87" w:author="OXI GAME" w:date="2026-09-29T14:18:00Z">
        <w:r w:rsidRPr="009B75AB">
          <w:t xml:space="preserve"> </w:t>
        </w:r>
        <w:r w:rsidRPr="009B75AB">
          <w:rPr>
            <w:b/>
            <w:bCs/>
          </w:rPr>
          <w:t>АЛУ</w:t>
        </w:r>
        <w:r w:rsidRPr="009B75AB">
          <w:t xml:space="preserve"> — выполняет все математические и логические расчёты </w:t>
        </w:r>
      </w:ins>
    </w:p>
    <w:p w14:paraId="4A7643F0" w14:textId="39D7E103" w:rsidR="009B75AB" w:rsidRPr="009B75AB" w:rsidRDefault="009B75AB" w:rsidP="009B75AB">
      <w:pPr>
        <w:pStyle w:val="a5"/>
        <w:numPr>
          <w:ilvl w:val="0"/>
          <w:numId w:val="2"/>
        </w:numPr>
        <w:rPr>
          <w:ins w:id="88" w:author="OXI GAME" w:date="2026-09-29T14:18:00Z"/>
        </w:rPr>
      </w:pPr>
      <w:ins w:id="89" w:author="OXI GAME" w:date="2026-09-29T14:18:00Z">
        <w:r w:rsidRPr="009B75AB">
          <w:t xml:space="preserve"> </w:t>
        </w:r>
        <w:r w:rsidRPr="009B75AB">
          <w:rPr>
            <w:b/>
            <w:bCs/>
          </w:rPr>
          <w:t>УУ</w:t>
        </w:r>
        <w:r w:rsidRPr="009B75AB">
          <w:t xml:space="preserve"> — управляет работой всех устройств компьютера, координирует их действия.</w:t>
        </w:r>
      </w:ins>
    </w:p>
    <w:p w14:paraId="361926AE" w14:textId="7272CE23" w:rsidR="009B75AB" w:rsidRPr="009B75AB" w:rsidRDefault="009B75AB" w:rsidP="009B75AB">
      <w:pPr>
        <w:pStyle w:val="a5"/>
        <w:numPr>
          <w:ilvl w:val="0"/>
          <w:numId w:val="2"/>
        </w:numPr>
        <w:rPr>
          <w:ins w:id="90" w:author="OXI GAME" w:date="2026-09-29T14:18:00Z"/>
        </w:rPr>
      </w:pPr>
      <w:ins w:id="91" w:author="OXI GAME" w:date="2026-09-29T14:18:00Z">
        <w:r w:rsidRPr="009B75AB">
          <w:rPr>
            <w:b/>
            <w:bCs/>
          </w:rPr>
          <w:lastRenderedPageBreak/>
          <w:t>Память</w:t>
        </w:r>
        <w:r w:rsidRPr="009B75AB">
          <w:t xml:space="preserve"> — служит для хранения программ и данных, с которыми эти программы работают.</w:t>
        </w:r>
      </w:ins>
    </w:p>
    <w:p w14:paraId="7DEDA88A" w14:textId="61838AD3" w:rsidR="009B75AB" w:rsidRPr="009B75AB" w:rsidRDefault="009B75AB" w:rsidP="009B75AB">
      <w:pPr>
        <w:pStyle w:val="a5"/>
        <w:numPr>
          <w:ilvl w:val="0"/>
          <w:numId w:val="2"/>
        </w:numPr>
        <w:rPr>
          <w:ins w:id="92" w:author="OXI GAME" w:date="2026-09-29T14:18:00Z"/>
        </w:rPr>
      </w:pPr>
      <w:ins w:id="93" w:author="OXI GAME" w:date="2026-09-29T14:18:00Z">
        <w:r w:rsidRPr="009B75AB">
          <w:t xml:space="preserve"> </w:t>
        </w:r>
        <w:r w:rsidRPr="009B75AB">
          <w:rPr>
            <w:b/>
            <w:bCs/>
          </w:rPr>
          <w:t>Устройства ввода-вывода</w:t>
        </w:r>
        <w:r w:rsidRPr="009B75AB">
          <w:t xml:space="preserve"> — нужны для связи с пользователем (клавиатура, мышь — ввод; монитор, принтер — вывод</w:t>
        </w:r>
      </w:ins>
      <w:ins w:id="94" w:author="OXI GAME" w:date="2026-09-29T14:33:00Z">
        <w:r w:rsidR="0010038D">
          <w:t xml:space="preserve"> и </w:t>
        </w:r>
        <w:proofErr w:type="spellStart"/>
        <w:r w:rsidR="0010038D">
          <w:t>т.д</w:t>
        </w:r>
        <w:proofErr w:type="spellEnd"/>
        <w:r w:rsidR="0010038D">
          <w:t>)</w:t>
        </w:r>
      </w:ins>
    </w:p>
    <w:p w14:paraId="1E04C7A5" w14:textId="79657CBD" w:rsidR="009B75AB" w:rsidRDefault="009B75AB" w:rsidP="009B75AB">
      <w:pPr>
        <w:pStyle w:val="a5"/>
        <w:numPr>
          <w:ilvl w:val="0"/>
          <w:numId w:val="2"/>
        </w:numPr>
        <w:rPr>
          <w:ins w:id="95" w:author="OXI GAME" w:date="2026-09-29T14:30:00Z"/>
        </w:rPr>
      </w:pPr>
      <w:ins w:id="96" w:author="OXI GAME" w:date="2026-09-29T14:18:00Z">
        <w:r w:rsidRPr="009B75AB">
          <w:t xml:space="preserve"> </w:t>
        </w:r>
        <w:r w:rsidRPr="009B75AB">
          <w:rPr>
            <w:b/>
            <w:bCs/>
          </w:rPr>
          <w:t>Принцип хранимой программы</w:t>
        </w:r>
        <w:r w:rsidRPr="009B75AB">
          <w:t xml:space="preserve"> означает, что и инструкции программы, и сами данные находятся в одной общей памяти. Компьютер одинаково работает с ними, что позволяет легко загружать новые программы без изменения самого железа.</w:t>
        </w:r>
      </w:ins>
    </w:p>
    <w:p w14:paraId="75105814" w14:textId="0B5631CF" w:rsidR="001E0E5F" w:rsidRDefault="001E0E5F" w:rsidP="001E0E5F">
      <w:pPr>
        <w:pStyle w:val="a5"/>
        <w:ind w:left="1080"/>
        <w:rPr>
          <w:ins w:id="97" w:author="OXI GAME" w:date="2026-09-29T14:30:00Z"/>
        </w:rPr>
      </w:pPr>
      <w:ins w:id="98" w:author="OXI GAME" w:date="2026-09-29T14:30:00Z">
        <w:r>
          <w:t xml:space="preserve">В2. </w:t>
        </w:r>
      </w:ins>
    </w:p>
    <w:p w14:paraId="0F0FF73F" w14:textId="77777777" w:rsidR="001E0E5F" w:rsidRDefault="001E0E5F" w:rsidP="001E0E5F">
      <w:pPr>
        <w:pStyle w:val="a5"/>
        <w:ind w:left="1080"/>
        <w:rPr>
          <w:ins w:id="99" w:author="OXI GAME" w:date="2026-09-29T14:30:00Z"/>
        </w:rPr>
      </w:pPr>
      <w:ins w:id="100" w:author="OXI GAME" w:date="2026-09-29T14:30:00Z">
        <w:r>
          <w:t>1. Выборка команды — процессор запрашивает и считывает очередную инструкцию из оперативной памяти.</w:t>
        </w:r>
      </w:ins>
    </w:p>
    <w:p w14:paraId="728CE8A7" w14:textId="77777777" w:rsidR="001E0E5F" w:rsidRDefault="001E0E5F" w:rsidP="001E0E5F">
      <w:pPr>
        <w:pStyle w:val="a5"/>
        <w:ind w:left="1080"/>
        <w:rPr>
          <w:ins w:id="101" w:author="OXI GAME" w:date="2026-09-29T14:30:00Z"/>
        </w:rPr>
      </w:pPr>
      <w:ins w:id="102" w:author="OXI GAME" w:date="2026-09-29T14:30:00Z">
        <w:r>
          <w:t>2. Декодирование — устройство управления расшифровывает команду, чтобы определить, какое именно действие нужно выполнить и с какими данными.</w:t>
        </w:r>
      </w:ins>
    </w:p>
    <w:p w14:paraId="22C6346C" w14:textId="139B665F" w:rsidR="001E0E5F" w:rsidRDefault="001E0E5F" w:rsidP="001E0E5F">
      <w:pPr>
        <w:pStyle w:val="a5"/>
        <w:ind w:left="1080"/>
        <w:rPr>
          <w:ins w:id="103" w:author="OXI GAME" w:date="2026-09-29T14:30:00Z"/>
        </w:rPr>
      </w:pPr>
      <w:ins w:id="104" w:author="OXI GAME" w:date="2026-09-29T14:30:00Z">
        <w:r>
          <w:t xml:space="preserve">3. Выполнение — процессор осуществляет нужное действие </w:t>
        </w:r>
      </w:ins>
    </w:p>
    <w:p w14:paraId="48EDBA51" w14:textId="28D5E07D" w:rsidR="001E0E5F" w:rsidRPr="009B75AB" w:rsidRDefault="001E0E5F">
      <w:pPr>
        <w:pStyle w:val="a5"/>
        <w:ind w:left="1080"/>
        <w:pPrChange w:id="105" w:author="OXI GAME" w:date="2026-09-29T14:30:00Z">
          <w:pPr/>
        </w:pPrChange>
      </w:pPr>
      <w:ins w:id="106" w:author="OXI GAME" w:date="2026-09-29T14:30:00Z">
        <w:r>
          <w:t>4. Сохранение результата — полученный итог работы записывается обратно в память или регистры процессора, после чего цикл начинается заново для следующей команды.</w:t>
        </w:r>
      </w:ins>
    </w:p>
    <w:sectPr w:rsidR="001E0E5F" w:rsidRPr="009B75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71447"/>
    <w:multiLevelType w:val="hybridMultilevel"/>
    <w:tmpl w:val="F4840BAC"/>
    <w:lvl w:ilvl="0" w:tplc="4DBCA8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BE0AC4"/>
    <w:multiLevelType w:val="hybridMultilevel"/>
    <w:tmpl w:val="BDB689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934888">
    <w:abstractNumId w:val="1"/>
  </w:num>
  <w:num w:numId="2" w16cid:durableId="5182015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XI GAME">
    <w15:presenceInfo w15:providerId="Windows Live" w15:userId="428bf4f9b6b747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057376"/>
    <w:rsid w:val="0010038D"/>
    <w:rsid w:val="001E04E3"/>
    <w:rsid w:val="001E0E5F"/>
    <w:rsid w:val="001E253C"/>
    <w:rsid w:val="002330E4"/>
    <w:rsid w:val="00273AF9"/>
    <w:rsid w:val="003A4CAB"/>
    <w:rsid w:val="005E5381"/>
    <w:rsid w:val="009876BC"/>
    <w:rsid w:val="009B75AB"/>
    <w:rsid w:val="00A912B8"/>
    <w:rsid w:val="00BD21BC"/>
    <w:rsid w:val="00DF5E08"/>
    <w:rsid w:val="00EB3C5B"/>
    <w:rsid w:val="00F9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Revision"/>
    <w:hidden/>
    <w:uiPriority w:val="99"/>
    <w:semiHidden/>
    <w:rsid w:val="00273AF9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273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8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9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9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7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5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5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3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6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6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4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OXI GAME</cp:lastModifiedBy>
  <cp:revision>4</cp:revision>
  <dcterms:created xsi:type="dcterms:W3CDTF">2026-09-29T11:32:00Z</dcterms:created>
  <dcterms:modified xsi:type="dcterms:W3CDTF">2026-09-29T11:33:00Z</dcterms:modified>
</cp:coreProperties>
</file>